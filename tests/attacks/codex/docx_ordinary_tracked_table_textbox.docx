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 THE HIGH COURT OF JUSTICE</w:t>
      </w:r>
    </w:p>
    <w:p>
      <w:r>
        <w:t>Between A.B. (Appellant) and C.D. (Respondent)</w:t>
      </w:r>
    </w:p>
    <w:p>
      <w:r>
        <w:t>WITNESS 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t>Issue</w:t>
            </w:r>
          </w:p>
        </w:tc>
        <w:tc>
          <w:tcPr>
            <w:tcW w:type="dxa" w:w="4320"/>
            <w:shd w:fill="D9E2F3"/>
          </w:tcPr>
          <w:p>
            <w:r>
              <w:t>Position</w:t>
            </w:r>
          </w:p>
        </w:tc>
      </w:tr>
      <w:tr>
        <w:tc>
          <w:tcPr>
            <w:tcW w:type="dxa" w:w="4320"/>
            <w:shd w:fill="D9E2F3"/>
          </w:tcPr>
          <w:p>
            <w:r>
              <w:t>Service</w:t>
            </w:r>
          </w:p>
        </w:tc>
        <w:tc>
          <w:tcPr>
            <w:tcW w:type="dxa" w:w="4320"/>
            <w:shd w:fill="D9E2F3"/>
          </w:tcPr>
          <w:p>
            <w:r>
              <w:t>The order was served on 12 September 2026.</w:t>
            </w:r>
          </w:p>
        </w:tc>
      </w:tr>
    </w:tbl>
    <w:p>
      <w:r>
        <w:t xml:space="preserve">The witness confirms the chronology. </w:t>
      </w:r>
      <w:del w:id="7" w:author="Solicitor">
        <w:r>
          <w:delText>An earlier draft used a different neutral description.</w:delText>
        </w:r>
      </w:del>
    </w:p>
    <w:p>
      <w:r>
        <w:pict>
          <v:shape style="width:320pt;height:36pt">
            <v:textbox>
              <w:txbxContent>
                <w:p>
                  <w:r>
                    <w:t>Case management note: pagination is provisional.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